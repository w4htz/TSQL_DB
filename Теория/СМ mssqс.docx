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EE1A5" w14:textId="77777777" w:rsidR="004B4249" w:rsidRDefault="007266E7" w:rsidP="007266E7">
      <w:pPr>
        <w:pStyle w:val="a3"/>
        <w:rPr>
          <w:ins w:id="0" w:author="studentcoll" w:date="2026-09-30T15:22:00Z"/>
        </w:rPr>
      </w:pPr>
      <w:r>
        <w:t xml:space="preserve">Самостоятельная работа по SQL </w:t>
      </w:r>
      <w:proofErr w:type="spellStart"/>
      <w:r>
        <w:t>Server</w:t>
      </w:r>
      <w:proofErr w:type="spellEnd"/>
      <w:r>
        <w:t xml:space="preserve"> (T-SQL)</w:t>
      </w:r>
      <w:r>
        <w:br/>
      </w:r>
      <w:r>
        <w:br/>
        <w:t>---</w:t>
      </w:r>
      <w:r>
        <w:br/>
      </w:r>
      <w:r>
        <w:br/>
        <w:t xml:space="preserve">Часть 1. Теоретические вопросы </w:t>
      </w:r>
      <w:r>
        <w:br/>
      </w:r>
      <w:r>
        <w:br/>
        <w:t>Ответьте кратко (2–4 предложения):</w:t>
      </w:r>
      <w:r>
        <w:br/>
      </w:r>
      <w:r>
        <w:br/>
        <w:t>1. В чём разница между WHERE и HAVING?</w:t>
      </w:r>
    </w:p>
    <w:p w14:paraId="5C083268" w14:textId="77777777" w:rsidR="002430BA" w:rsidRDefault="004B4249" w:rsidP="007266E7">
      <w:pPr>
        <w:pStyle w:val="a3"/>
        <w:rPr>
          <w:ins w:id="1" w:author="studentcoll" w:date="2026-09-30T15:25:00Z"/>
        </w:rPr>
      </w:pPr>
      <w:ins w:id="2" w:author="studentcoll" w:date="2026-09-30T15:22:00Z">
        <w:r w:rsidRPr="002430BA">
          <w:rPr>
            <w:b/>
            <w:bCs/>
            <w:rPrChange w:id="3" w:author="studentcoll" w:date="2026-09-30T15:25:00Z">
              <w:rPr/>
            </w:rPrChange>
          </w:rPr>
          <w:t xml:space="preserve">В том, что </w:t>
        </w:r>
        <w:r w:rsidRPr="002430BA">
          <w:rPr>
            <w:b/>
            <w:bCs/>
            <w:lang w:val="en-US"/>
            <w:rPrChange w:id="4" w:author="studentcoll" w:date="2026-09-30T15:25:00Z">
              <w:rPr>
                <w:lang w:val="en-US"/>
              </w:rPr>
            </w:rPrChange>
          </w:rPr>
          <w:t>w</w:t>
        </w:r>
      </w:ins>
      <w:ins w:id="5" w:author="studentcoll" w:date="2026-09-30T15:23:00Z">
        <w:r w:rsidRPr="002430BA">
          <w:rPr>
            <w:b/>
            <w:bCs/>
            <w:lang w:val="en-US"/>
            <w:rPrChange w:id="6" w:author="studentcoll" w:date="2026-09-30T15:25:00Z">
              <w:rPr>
                <w:lang w:val="en-US"/>
              </w:rPr>
            </w:rPrChange>
          </w:rPr>
          <w:t>here</w:t>
        </w:r>
      </w:ins>
      <w:ins w:id="7" w:author="studentcoll" w:date="2026-09-30T15:24:00Z">
        <w:r w:rsidR="002430BA" w:rsidRPr="002430BA">
          <w:rPr>
            <w:b/>
            <w:bCs/>
            <w:rPrChange w:id="8" w:author="studentcoll" w:date="2026-09-30T15:25:00Z">
              <w:rPr>
                <w:lang w:val="en-US"/>
              </w:rPr>
            </w:rPrChange>
          </w:rPr>
          <w:t xml:space="preserve"> </w:t>
        </w:r>
        <w:r w:rsidR="002430BA" w:rsidRPr="002430BA">
          <w:rPr>
            <w:b/>
            <w:bCs/>
            <w:rPrChange w:id="9" w:author="studentcoll" w:date="2026-09-30T15:25:00Z">
              <w:rPr/>
            </w:rPrChange>
          </w:rPr>
          <w:t xml:space="preserve">это фильтр для обычных строк, а </w:t>
        </w:r>
        <w:r w:rsidR="002430BA" w:rsidRPr="002430BA">
          <w:rPr>
            <w:b/>
            <w:bCs/>
            <w:lang w:val="en-US"/>
            <w:rPrChange w:id="10" w:author="studentcoll" w:date="2026-09-30T15:25:00Z">
              <w:rPr>
                <w:lang w:val="en-US"/>
              </w:rPr>
            </w:rPrChange>
          </w:rPr>
          <w:t>Having</w:t>
        </w:r>
        <w:r w:rsidR="002430BA" w:rsidRPr="002430BA">
          <w:rPr>
            <w:b/>
            <w:bCs/>
            <w:rPrChange w:id="11" w:author="studentcoll" w:date="2026-09-30T15:25:00Z">
              <w:rPr>
                <w:lang w:val="en-US"/>
              </w:rPr>
            </w:rPrChange>
          </w:rPr>
          <w:t xml:space="preserve"> </w:t>
        </w:r>
        <w:r w:rsidR="002430BA" w:rsidRPr="002430BA">
          <w:rPr>
            <w:b/>
            <w:bCs/>
            <w:rPrChange w:id="12" w:author="studentcoll" w:date="2026-09-30T15:25:00Z">
              <w:rPr/>
            </w:rPrChange>
          </w:rPr>
          <w:t>это фильтр для самих групп</w:t>
        </w:r>
      </w:ins>
      <w:r w:rsidR="007266E7">
        <w:br/>
        <w:t>2. Чем UNION отличается от UNION ALL?</w:t>
      </w:r>
    </w:p>
    <w:p w14:paraId="59174099" w14:textId="2B8C9F0A" w:rsidR="002430BA" w:rsidRPr="002430BA" w:rsidRDefault="002430BA" w:rsidP="007266E7">
      <w:pPr>
        <w:pStyle w:val="a3"/>
        <w:rPr>
          <w:ins w:id="13" w:author="studentcoll" w:date="2026-09-30T15:26:00Z"/>
          <w:b/>
          <w:bCs/>
          <w:rPrChange w:id="14" w:author="studentcoll" w:date="2026-09-30T15:26:00Z">
            <w:rPr>
              <w:ins w:id="15" w:author="studentcoll" w:date="2026-09-30T15:26:00Z"/>
            </w:rPr>
          </w:rPrChange>
        </w:rPr>
      </w:pPr>
      <w:ins w:id="16" w:author="studentcoll" w:date="2026-09-30T15:26:00Z">
        <w:r w:rsidRPr="002430BA">
          <w:rPr>
            <w:b/>
            <w:bCs/>
            <w:lang w:val="en-US"/>
            <w:rPrChange w:id="17" w:author="studentcoll" w:date="2026-09-30T15:26:00Z">
              <w:rPr>
                <w:lang w:val="en-US"/>
              </w:rPr>
            </w:rPrChange>
          </w:rPr>
          <w:t>Union</w:t>
        </w:r>
        <w:r w:rsidRPr="002430BA">
          <w:rPr>
            <w:b/>
            <w:bCs/>
            <w:rPrChange w:id="18" w:author="studentcoll" w:date="2026-09-30T15:26:00Z">
              <w:rPr>
                <w:lang w:val="en-US"/>
              </w:rPr>
            </w:rPrChange>
          </w:rPr>
          <w:t xml:space="preserve"> </w:t>
        </w:r>
      </w:ins>
      <w:ins w:id="19" w:author="studentcoll" w:date="2026-09-30T15:25:00Z">
        <w:r w:rsidRPr="002430BA">
          <w:rPr>
            <w:b/>
            <w:bCs/>
            <w:rPrChange w:id="20" w:author="studentcoll" w:date="2026-09-30T15:26:00Z">
              <w:rPr/>
            </w:rPrChange>
          </w:rPr>
          <w:t>Объединяет результаты двух зап</w:t>
        </w:r>
      </w:ins>
      <w:ins w:id="21" w:author="studentcoll" w:date="2026-09-30T15:26:00Z">
        <w:r w:rsidRPr="002430BA">
          <w:rPr>
            <w:b/>
            <w:bCs/>
            <w:rPrChange w:id="22" w:author="studentcoll" w:date="2026-09-30T15:26:00Z">
              <w:rPr/>
            </w:rPrChange>
          </w:rPr>
          <w:t>росов и удаляет их лишние дубликаты</w:t>
        </w:r>
      </w:ins>
    </w:p>
    <w:p w14:paraId="0CDB5E44" w14:textId="77777777" w:rsidR="002430BA" w:rsidRDefault="002430BA" w:rsidP="007266E7">
      <w:pPr>
        <w:pStyle w:val="a3"/>
        <w:rPr>
          <w:ins w:id="23" w:author="studentcoll" w:date="2026-09-30T15:26:00Z"/>
        </w:rPr>
      </w:pPr>
      <w:ins w:id="24" w:author="studentcoll" w:date="2026-09-30T15:26:00Z">
        <w:r w:rsidRPr="002430BA">
          <w:rPr>
            <w:b/>
            <w:bCs/>
            <w:lang w:val="en-US"/>
            <w:rPrChange w:id="25" w:author="studentcoll" w:date="2026-09-30T15:26:00Z">
              <w:rPr>
                <w:lang w:val="en-US"/>
              </w:rPr>
            </w:rPrChange>
          </w:rPr>
          <w:t>Union</w:t>
        </w:r>
        <w:r w:rsidRPr="002430BA">
          <w:rPr>
            <w:b/>
            <w:bCs/>
            <w:rPrChange w:id="26" w:author="studentcoll" w:date="2026-09-30T15:26:00Z">
              <w:rPr>
                <w:lang w:val="en-US"/>
              </w:rPr>
            </w:rPrChange>
          </w:rPr>
          <w:t xml:space="preserve"> </w:t>
        </w:r>
        <w:r w:rsidRPr="002430BA">
          <w:rPr>
            <w:b/>
            <w:bCs/>
            <w:lang w:val="en-US"/>
            <w:rPrChange w:id="27" w:author="studentcoll" w:date="2026-09-30T15:26:00Z">
              <w:rPr>
                <w:lang w:val="en-US"/>
              </w:rPr>
            </w:rPrChange>
          </w:rPr>
          <w:t>All</w:t>
        </w:r>
        <w:r w:rsidRPr="002430BA">
          <w:rPr>
            <w:b/>
            <w:bCs/>
            <w:rPrChange w:id="28" w:author="studentcoll" w:date="2026-09-30T15:26:00Z">
              <w:rPr>
                <w:lang w:val="en-US"/>
              </w:rPr>
            </w:rPrChange>
          </w:rPr>
          <w:t xml:space="preserve"> </w:t>
        </w:r>
        <w:r w:rsidRPr="002430BA">
          <w:rPr>
            <w:b/>
            <w:bCs/>
            <w:rPrChange w:id="29" w:author="studentcoll" w:date="2026-09-30T15:26:00Z">
              <w:rPr/>
            </w:rPrChange>
          </w:rPr>
          <w:t>тоже самое, но Объединяет результаты но оставляет лишние дубликаты</w:t>
        </w:r>
      </w:ins>
      <w:r w:rsidR="007266E7">
        <w:br/>
        <w:t>3. Что такое APPLY и в чём разница между CROSS APPLY и OUTER APPLY?</w:t>
      </w:r>
    </w:p>
    <w:p w14:paraId="537595C3" w14:textId="77777777" w:rsidR="002430BA" w:rsidRPr="002430BA" w:rsidRDefault="002430BA" w:rsidP="007266E7">
      <w:pPr>
        <w:pStyle w:val="a3"/>
        <w:rPr>
          <w:ins w:id="30" w:author="studentcoll" w:date="2026-09-30T15:28:00Z"/>
          <w:b/>
          <w:bCs/>
          <w:rPrChange w:id="31" w:author="studentcoll" w:date="2026-09-30T15:30:00Z">
            <w:rPr>
              <w:ins w:id="32" w:author="studentcoll" w:date="2026-09-30T15:28:00Z"/>
            </w:rPr>
          </w:rPrChange>
        </w:rPr>
      </w:pPr>
      <w:ins w:id="33" w:author="studentcoll" w:date="2026-09-30T15:27:00Z">
        <w:r w:rsidRPr="002430BA">
          <w:rPr>
            <w:b/>
            <w:bCs/>
            <w:lang w:val="en-US"/>
            <w:rPrChange w:id="34" w:author="studentcoll" w:date="2026-09-30T15:30:00Z">
              <w:rPr>
                <w:lang w:val="en-US"/>
              </w:rPr>
            </w:rPrChange>
          </w:rPr>
          <w:t>Ap</w:t>
        </w:r>
      </w:ins>
      <w:ins w:id="35" w:author="studentcoll" w:date="2026-09-30T15:28:00Z">
        <w:r w:rsidRPr="002430BA">
          <w:rPr>
            <w:b/>
            <w:bCs/>
            <w:lang w:val="en-US"/>
            <w:rPrChange w:id="36" w:author="studentcoll" w:date="2026-09-30T15:30:00Z">
              <w:rPr>
                <w:lang w:val="en-US"/>
              </w:rPr>
            </w:rPrChange>
          </w:rPr>
          <w:t>ply</w:t>
        </w:r>
        <w:r w:rsidRPr="002430BA">
          <w:rPr>
            <w:b/>
            <w:bCs/>
            <w:rPrChange w:id="37" w:author="studentcoll" w:date="2026-09-30T15:30:00Z">
              <w:rPr>
                <w:lang w:val="en-US"/>
              </w:rPr>
            </w:rPrChange>
          </w:rPr>
          <w:t xml:space="preserve"> </w:t>
        </w:r>
        <w:r w:rsidRPr="002430BA">
          <w:rPr>
            <w:b/>
            <w:bCs/>
            <w:rPrChange w:id="38" w:author="studentcoll" w:date="2026-09-30T15:30:00Z">
              <w:rPr/>
            </w:rPrChange>
          </w:rPr>
          <w:t>позволяет выполнять каждого запроса подзапрос или функцию.</w:t>
        </w:r>
      </w:ins>
    </w:p>
    <w:p w14:paraId="28EF002D" w14:textId="77777777" w:rsidR="002430BA" w:rsidRPr="002430BA" w:rsidRDefault="002430BA" w:rsidP="007266E7">
      <w:pPr>
        <w:pStyle w:val="a3"/>
        <w:rPr>
          <w:ins w:id="39" w:author="studentcoll" w:date="2026-09-30T15:29:00Z"/>
          <w:b/>
          <w:bCs/>
          <w:rPrChange w:id="40" w:author="studentcoll" w:date="2026-09-30T15:30:00Z">
            <w:rPr>
              <w:ins w:id="41" w:author="studentcoll" w:date="2026-09-30T15:29:00Z"/>
            </w:rPr>
          </w:rPrChange>
        </w:rPr>
      </w:pPr>
      <w:ins w:id="42" w:author="studentcoll" w:date="2026-09-30T15:28:00Z">
        <w:r w:rsidRPr="002430BA">
          <w:rPr>
            <w:b/>
            <w:bCs/>
            <w:lang w:val="en-US"/>
            <w:rPrChange w:id="43" w:author="studentcoll" w:date="2026-09-30T15:30:00Z">
              <w:rPr>
                <w:lang w:val="en-US"/>
              </w:rPr>
            </w:rPrChange>
          </w:rPr>
          <w:t>Cr</w:t>
        </w:r>
      </w:ins>
      <w:ins w:id="44" w:author="studentcoll" w:date="2026-09-30T15:29:00Z">
        <w:r w:rsidRPr="002430BA">
          <w:rPr>
            <w:b/>
            <w:bCs/>
            <w:lang w:val="en-US"/>
            <w:rPrChange w:id="45" w:author="studentcoll" w:date="2026-09-30T15:30:00Z">
              <w:rPr>
                <w:lang w:val="en-US"/>
              </w:rPr>
            </w:rPrChange>
          </w:rPr>
          <w:t>oss</w:t>
        </w:r>
        <w:r w:rsidRPr="002430BA">
          <w:rPr>
            <w:b/>
            <w:bCs/>
            <w:rPrChange w:id="46" w:author="studentcoll" w:date="2026-09-30T15:30:00Z">
              <w:rPr>
                <w:lang w:val="en-US"/>
              </w:rPr>
            </w:rPrChange>
          </w:rPr>
          <w:t xml:space="preserve"> </w:t>
        </w:r>
        <w:r w:rsidRPr="002430BA">
          <w:rPr>
            <w:b/>
            <w:bCs/>
            <w:lang w:val="en-US"/>
            <w:rPrChange w:id="47" w:author="studentcoll" w:date="2026-09-30T15:30:00Z">
              <w:rPr>
                <w:lang w:val="en-US"/>
              </w:rPr>
            </w:rPrChange>
          </w:rPr>
          <w:t>Apply</w:t>
        </w:r>
        <w:r w:rsidRPr="002430BA">
          <w:rPr>
            <w:b/>
            <w:bCs/>
            <w:rPrChange w:id="48" w:author="studentcoll" w:date="2026-09-30T15:30:00Z">
              <w:rPr>
                <w:lang w:val="en-US"/>
              </w:rPr>
            </w:rPrChange>
          </w:rPr>
          <w:t xml:space="preserve"> </w:t>
        </w:r>
        <w:r w:rsidRPr="002430BA">
          <w:rPr>
            <w:b/>
            <w:bCs/>
            <w:rPrChange w:id="49" w:author="studentcoll" w:date="2026-09-30T15:30:00Z">
              <w:rPr/>
            </w:rPrChange>
          </w:rPr>
          <w:t xml:space="preserve">для каждой строки выполняет </w:t>
        </w:r>
        <w:proofErr w:type="spellStart"/>
        <w:r w:rsidRPr="002430BA">
          <w:rPr>
            <w:b/>
            <w:bCs/>
            <w:rPrChange w:id="50" w:author="studentcoll" w:date="2026-09-30T15:30:00Z">
              <w:rPr/>
            </w:rPrChange>
          </w:rPr>
          <w:t>поздрапрос</w:t>
        </w:r>
        <w:proofErr w:type="spellEnd"/>
        <w:r w:rsidRPr="002430BA">
          <w:rPr>
            <w:b/>
            <w:bCs/>
            <w:rPrChange w:id="51" w:author="studentcoll" w:date="2026-09-30T15:30:00Z">
              <w:rPr/>
            </w:rPrChange>
          </w:rPr>
          <w:t xml:space="preserve"> и </w:t>
        </w:r>
        <w:proofErr w:type="spellStart"/>
        <w:r w:rsidRPr="002430BA">
          <w:rPr>
            <w:b/>
            <w:bCs/>
            <w:rPrChange w:id="52" w:author="studentcoll" w:date="2026-09-30T15:30:00Z">
              <w:rPr/>
            </w:rPrChange>
          </w:rPr>
          <w:t>возращает</w:t>
        </w:r>
        <w:proofErr w:type="spellEnd"/>
        <w:r w:rsidRPr="002430BA">
          <w:rPr>
            <w:b/>
            <w:bCs/>
            <w:rPrChange w:id="53" w:author="studentcoll" w:date="2026-09-30T15:30:00Z">
              <w:rPr/>
            </w:rPrChange>
          </w:rPr>
          <w:t xml:space="preserve"> только те строки, где подзапрос что-то вернул</w:t>
        </w:r>
      </w:ins>
    </w:p>
    <w:p w14:paraId="36EAB08B" w14:textId="77777777" w:rsidR="002430BA" w:rsidRDefault="002430BA" w:rsidP="007266E7">
      <w:pPr>
        <w:pStyle w:val="a3"/>
        <w:rPr>
          <w:ins w:id="54" w:author="studentcoll" w:date="2026-09-30T15:30:00Z"/>
        </w:rPr>
      </w:pPr>
      <w:proofErr w:type="spellStart"/>
      <w:ins w:id="55" w:author="studentcoll" w:date="2026-09-30T15:29:00Z">
        <w:r w:rsidRPr="002430BA">
          <w:rPr>
            <w:b/>
            <w:bCs/>
            <w:lang w:val="en-US"/>
            <w:rPrChange w:id="56" w:author="studentcoll" w:date="2026-09-30T15:30:00Z">
              <w:rPr>
                <w:lang w:val="en-US"/>
              </w:rPr>
            </w:rPrChange>
          </w:rPr>
          <w:t>Out</w:t>
        </w:r>
      </w:ins>
      <w:ins w:id="57" w:author="studentcoll" w:date="2026-09-30T15:30:00Z">
        <w:r w:rsidRPr="002430BA">
          <w:rPr>
            <w:b/>
            <w:bCs/>
            <w:lang w:val="en-US"/>
            <w:rPrChange w:id="58" w:author="studentcoll" w:date="2026-09-30T15:30:00Z">
              <w:rPr>
                <w:lang w:val="en-US"/>
              </w:rPr>
            </w:rPrChange>
          </w:rPr>
          <w:t>her</w:t>
        </w:r>
        <w:proofErr w:type="spellEnd"/>
        <w:r w:rsidRPr="002430BA">
          <w:rPr>
            <w:b/>
            <w:bCs/>
            <w:rPrChange w:id="59" w:author="studentcoll" w:date="2026-09-30T15:30:00Z">
              <w:rPr>
                <w:lang w:val="en-US"/>
              </w:rPr>
            </w:rPrChange>
          </w:rPr>
          <w:t xml:space="preserve"> </w:t>
        </w:r>
        <w:proofErr w:type="gramStart"/>
        <w:r w:rsidRPr="002430BA">
          <w:rPr>
            <w:b/>
            <w:bCs/>
            <w:lang w:val="en-US"/>
            <w:rPrChange w:id="60" w:author="studentcoll" w:date="2026-09-30T15:30:00Z">
              <w:rPr>
                <w:lang w:val="en-US"/>
              </w:rPr>
            </w:rPrChange>
          </w:rPr>
          <w:t>Apply</w:t>
        </w:r>
        <w:r w:rsidRPr="002430BA">
          <w:rPr>
            <w:b/>
            <w:bCs/>
            <w:rPrChange w:id="61" w:author="studentcoll" w:date="2026-09-30T15:30:00Z">
              <w:rPr>
                <w:lang w:val="en-US"/>
              </w:rPr>
            </w:rPrChange>
          </w:rPr>
          <w:t xml:space="preserve"> </w:t>
        </w:r>
        <w:r w:rsidRPr="002430BA">
          <w:rPr>
            <w:b/>
            <w:bCs/>
            <w:rPrChange w:id="62" w:author="studentcoll" w:date="2026-09-30T15:30:00Z">
              <w:rPr/>
            </w:rPrChange>
          </w:rPr>
          <w:t xml:space="preserve"> делает</w:t>
        </w:r>
        <w:proofErr w:type="gramEnd"/>
        <w:r w:rsidRPr="002430BA">
          <w:rPr>
            <w:b/>
            <w:bCs/>
            <w:rPrChange w:id="63" w:author="studentcoll" w:date="2026-09-30T15:30:00Z">
              <w:rPr/>
            </w:rPrChange>
          </w:rPr>
          <w:t xml:space="preserve"> то же самое, но если </w:t>
        </w:r>
        <w:proofErr w:type="spellStart"/>
        <w:r w:rsidRPr="002430BA">
          <w:rPr>
            <w:b/>
            <w:bCs/>
            <w:rPrChange w:id="64" w:author="studentcoll" w:date="2026-09-30T15:30:00Z">
              <w:rPr/>
            </w:rPrChange>
          </w:rPr>
          <w:t>поздапрос</w:t>
        </w:r>
        <w:proofErr w:type="spellEnd"/>
        <w:r w:rsidRPr="002430BA">
          <w:rPr>
            <w:b/>
            <w:bCs/>
            <w:rPrChange w:id="65" w:author="studentcoll" w:date="2026-09-30T15:30:00Z">
              <w:rPr/>
            </w:rPrChange>
          </w:rPr>
          <w:t xml:space="preserve"> ничего не вернул, строка всё равно остаётся</w:t>
        </w:r>
      </w:ins>
      <w:r w:rsidR="007266E7">
        <w:br/>
        <w:t>4. Чем отличается VIEW от хранимой процедуры? Приведите по одному примеру, когда что использовать.</w:t>
      </w:r>
    </w:p>
    <w:p w14:paraId="5580B5E5" w14:textId="77777777" w:rsidR="002430BA" w:rsidRPr="005D2BAF" w:rsidRDefault="002430BA" w:rsidP="007266E7">
      <w:pPr>
        <w:pStyle w:val="a3"/>
        <w:rPr>
          <w:ins w:id="66" w:author="studentcoll" w:date="2026-09-30T15:31:00Z"/>
          <w:b/>
          <w:bCs/>
          <w:rPrChange w:id="67" w:author="studentcoll" w:date="2026-09-30T15:35:00Z">
            <w:rPr>
              <w:ins w:id="68" w:author="studentcoll" w:date="2026-09-30T15:31:00Z"/>
            </w:rPr>
          </w:rPrChange>
        </w:rPr>
      </w:pPr>
      <w:ins w:id="69" w:author="studentcoll" w:date="2026-09-30T15:30:00Z">
        <w:r w:rsidRPr="005D2BAF">
          <w:rPr>
            <w:b/>
            <w:bCs/>
            <w:lang w:val="en-US"/>
            <w:rPrChange w:id="70" w:author="studentcoll" w:date="2026-09-30T15:35:00Z">
              <w:rPr>
                <w:lang w:val="en-US"/>
              </w:rPr>
            </w:rPrChange>
          </w:rPr>
          <w:t>View</w:t>
        </w:r>
        <w:r w:rsidRPr="005D2BAF">
          <w:rPr>
            <w:b/>
            <w:bCs/>
            <w:rPrChange w:id="71" w:author="studentcoll" w:date="2026-09-30T15:35:00Z">
              <w:rPr>
                <w:lang w:val="en-US"/>
              </w:rPr>
            </w:rPrChange>
          </w:rPr>
          <w:t xml:space="preserve"> </w:t>
        </w:r>
      </w:ins>
      <w:ins w:id="72" w:author="studentcoll" w:date="2026-09-30T15:31:00Z">
        <w:r w:rsidRPr="005D2BAF">
          <w:rPr>
            <w:b/>
            <w:bCs/>
            <w:rPrChange w:id="73" w:author="studentcoll" w:date="2026-09-30T15:35:00Z">
              <w:rPr/>
            </w:rPrChange>
          </w:rPr>
          <w:t>это виртуальная таблица, которая используется для того, чтобы сложные запросы было проще вывести,</w:t>
        </w:r>
      </w:ins>
    </w:p>
    <w:p w14:paraId="6D552D41" w14:textId="77B60A13" w:rsidR="005D2BAF" w:rsidRDefault="002430BA" w:rsidP="007266E7">
      <w:pPr>
        <w:pStyle w:val="a3"/>
        <w:rPr>
          <w:ins w:id="74" w:author="studentcoll" w:date="2026-09-30T15:33:00Z"/>
        </w:rPr>
      </w:pPr>
      <w:ins w:id="75" w:author="studentcoll" w:date="2026-09-30T15:31:00Z">
        <w:r w:rsidRPr="005D2BAF">
          <w:rPr>
            <w:b/>
            <w:bCs/>
            <w:rPrChange w:id="76" w:author="studentcoll" w:date="2026-09-30T15:35:00Z">
              <w:rPr/>
            </w:rPrChange>
          </w:rPr>
          <w:t>Храни</w:t>
        </w:r>
      </w:ins>
      <w:ins w:id="77" w:author="studentcoll" w:date="2026-09-30T15:32:00Z">
        <w:r w:rsidRPr="005D2BAF">
          <w:rPr>
            <w:b/>
            <w:bCs/>
            <w:rPrChange w:id="78" w:author="studentcoll" w:date="2026-09-30T15:35:00Z">
              <w:rPr/>
            </w:rPrChange>
          </w:rPr>
          <w:t>мая процедура это инструкции, которы</w:t>
        </w:r>
      </w:ins>
      <w:ins w:id="79" w:author="studentcoll" w:date="2026-09-30T15:33:00Z">
        <w:r w:rsidRPr="005D2BAF">
          <w:rPr>
            <w:b/>
            <w:bCs/>
            <w:rPrChange w:id="80" w:author="studentcoll" w:date="2026-09-30T15:35:00Z">
              <w:rPr/>
            </w:rPrChange>
          </w:rPr>
          <w:t xml:space="preserve">й изменяет данные, который отвечает за </w:t>
        </w:r>
        <w:proofErr w:type="spellStart"/>
        <w:r w:rsidRPr="005D2BAF">
          <w:rPr>
            <w:b/>
            <w:bCs/>
            <w:rPrChange w:id="81" w:author="studentcoll" w:date="2026-09-30T15:35:00Z">
              <w:rPr/>
            </w:rPrChange>
          </w:rPr>
          <w:t>бизнесс</w:t>
        </w:r>
        <w:proofErr w:type="spellEnd"/>
        <w:r w:rsidRPr="005D2BAF">
          <w:rPr>
            <w:b/>
            <w:bCs/>
            <w:rPrChange w:id="82" w:author="studentcoll" w:date="2026-09-30T15:35:00Z">
              <w:rPr/>
            </w:rPrChange>
          </w:rPr>
          <w:t xml:space="preserve"> логику и </w:t>
        </w:r>
        <w:proofErr w:type="spellStart"/>
        <w:proofErr w:type="gramStart"/>
        <w:r w:rsidRPr="005D2BAF">
          <w:rPr>
            <w:b/>
            <w:bCs/>
            <w:rPrChange w:id="83" w:author="studentcoll" w:date="2026-09-30T15:35:00Z">
              <w:rPr/>
            </w:rPrChange>
          </w:rPr>
          <w:t>т.д</w:t>
        </w:r>
      </w:ins>
      <w:proofErr w:type="spellEnd"/>
      <w:proofErr w:type="gramEnd"/>
      <w:r w:rsidR="007266E7">
        <w:br/>
        <w:t>5. Что такое оконная функция? Чем она отличается от GROUP BY?</w:t>
      </w:r>
    </w:p>
    <w:p w14:paraId="7BED6D58" w14:textId="77777777" w:rsidR="005D2BAF" w:rsidRPr="005D2BAF" w:rsidRDefault="005D2BAF" w:rsidP="007266E7">
      <w:pPr>
        <w:pStyle w:val="a3"/>
        <w:rPr>
          <w:ins w:id="84" w:author="studentcoll" w:date="2026-09-30T15:35:00Z"/>
          <w:b/>
          <w:bCs/>
          <w:rPrChange w:id="85" w:author="studentcoll" w:date="2026-09-30T15:35:00Z">
            <w:rPr>
              <w:ins w:id="86" w:author="studentcoll" w:date="2026-09-30T15:35:00Z"/>
            </w:rPr>
          </w:rPrChange>
        </w:rPr>
      </w:pPr>
      <w:ins w:id="87" w:author="studentcoll" w:date="2026-09-30T15:34:00Z">
        <w:r w:rsidRPr="005D2BAF">
          <w:rPr>
            <w:b/>
            <w:bCs/>
            <w:rPrChange w:id="88" w:author="studentcoll" w:date="2026-09-30T15:35:00Z">
              <w:rPr/>
            </w:rPrChange>
          </w:rPr>
          <w:t>Оконная функция</w:t>
        </w:r>
      </w:ins>
      <w:ins w:id="89" w:author="studentcoll" w:date="2026-09-30T15:35:00Z">
        <w:r w:rsidRPr="005D2BAF">
          <w:rPr>
            <w:b/>
            <w:bCs/>
            <w:rPrChange w:id="90" w:author="studentcoll" w:date="2026-09-30T15:35:00Z">
              <w:rPr/>
            </w:rPrChange>
          </w:rPr>
          <w:t xml:space="preserve"> </w:t>
        </w:r>
        <w:proofErr w:type="spellStart"/>
        <w:proofErr w:type="gramStart"/>
        <w:r w:rsidRPr="005D2BAF">
          <w:rPr>
            <w:b/>
            <w:bCs/>
            <w:rPrChange w:id="91" w:author="studentcoll" w:date="2026-09-30T15:35:00Z">
              <w:rPr/>
            </w:rPrChange>
          </w:rPr>
          <w:t>функция</w:t>
        </w:r>
        <w:proofErr w:type="spellEnd"/>
        <w:proofErr w:type="gramEnd"/>
        <w:r w:rsidRPr="005D2BAF">
          <w:rPr>
            <w:b/>
            <w:bCs/>
            <w:rPrChange w:id="92" w:author="studentcoll" w:date="2026-09-30T15:35:00Z">
              <w:rPr/>
            </w:rPrChange>
          </w:rPr>
          <w:t xml:space="preserve"> которая </w:t>
        </w:r>
        <w:proofErr w:type="spellStart"/>
        <w:r w:rsidRPr="005D2BAF">
          <w:rPr>
            <w:b/>
            <w:bCs/>
            <w:rPrChange w:id="93" w:author="studentcoll" w:date="2026-09-30T15:35:00Z">
              <w:rPr/>
            </w:rPrChange>
          </w:rPr>
          <w:t>вычислает</w:t>
        </w:r>
        <w:proofErr w:type="spellEnd"/>
        <w:r w:rsidRPr="005D2BAF">
          <w:rPr>
            <w:b/>
            <w:bCs/>
            <w:rPrChange w:id="94" w:author="studentcoll" w:date="2026-09-30T15:35:00Z">
              <w:rPr/>
            </w:rPrChange>
          </w:rPr>
          <w:t xml:space="preserve"> значение для каждой строки, не в 1 строку</w:t>
        </w:r>
      </w:ins>
    </w:p>
    <w:p w14:paraId="692DD77C" w14:textId="58F7F12E" w:rsidR="007266E7" w:rsidRDefault="005D2BAF" w:rsidP="007266E7">
      <w:pPr>
        <w:pStyle w:val="a3"/>
      </w:pPr>
      <w:ins w:id="95" w:author="studentcoll" w:date="2026-09-30T15:35:00Z">
        <w:r w:rsidRPr="005D2BAF">
          <w:rPr>
            <w:b/>
            <w:bCs/>
            <w:lang w:val="en-US"/>
            <w:rPrChange w:id="96" w:author="studentcoll" w:date="2026-09-30T15:35:00Z">
              <w:rPr>
                <w:lang w:val="en-US"/>
              </w:rPr>
            </w:rPrChange>
          </w:rPr>
          <w:t>GROUP</w:t>
        </w:r>
        <w:r w:rsidRPr="005D2BAF">
          <w:rPr>
            <w:b/>
            <w:bCs/>
            <w:rPrChange w:id="97" w:author="studentcoll" w:date="2026-09-30T15:35:00Z">
              <w:rPr>
                <w:lang w:val="en-US"/>
              </w:rPr>
            </w:rPrChange>
          </w:rPr>
          <w:t xml:space="preserve"> </w:t>
        </w:r>
        <w:r w:rsidRPr="005D2BAF">
          <w:rPr>
            <w:b/>
            <w:bCs/>
            <w:lang w:val="en-US"/>
            <w:rPrChange w:id="98" w:author="studentcoll" w:date="2026-09-30T15:35:00Z">
              <w:rPr>
                <w:lang w:val="en-US"/>
              </w:rPr>
            </w:rPrChange>
          </w:rPr>
          <w:t>BY</w:t>
        </w:r>
        <w:r w:rsidRPr="005D2BAF">
          <w:rPr>
            <w:b/>
            <w:bCs/>
            <w:rPrChange w:id="99" w:author="studentcoll" w:date="2026-09-30T15:35:00Z">
              <w:rPr>
                <w:lang w:val="en-US"/>
              </w:rPr>
            </w:rPrChange>
          </w:rPr>
          <w:t xml:space="preserve"> </w:t>
        </w:r>
        <w:r w:rsidRPr="005D2BAF">
          <w:rPr>
            <w:b/>
            <w:bCs/>
            <w:rPrChange w:id="100" w:author="studentcoll" w:date="2026-09-30T15:35:00Z">
              <w:rPr/>
            </w:rPrChange>
          </w:rPr>
          <w:t>наоборот получается сворачивает строки в группы</w:t>
        </w:r>
      </w:ins>
      <w:r w:rsidR="007266E7" w:rsidRPr="005D2BAF">
        <w:rPr>
          <w:b/>
          <w:bCs/>
          <w:rPrChange w:id="101" w:author="studentcoll" w:date="2026-09-30T15:35:00Z">
            <w:rPr/>
          </w:rPrChange>
        </w:rPr>
        <w:br/>
      </w:r>
      <w:r w:rsidR="007266E7">
        <w:br/>
        <w:t>---</w:t>
      </w:r>
    </w:p>
    <w:p w14:paraId="77DCE1A8" w14:textId="77777777" w:rsidR="007266E7" w:rsidRDefault="007266E7" w:rsidP="007266E7">
      <w:pPr>
        <w:pStyle w:val="a3"/>
      </w:pPr>
    </w:p>
    <w:p w14:paraId="2F2BFD21" w14:textId="77777777" w:rsidR="007266E7" w:rsidRDefault="007266E7" w:rsidP="007266E7">
      <w:pPr>
        <w:pStyle w:val="a3"/>
      </w:pPr>
    </w:p>
    <w:p w14:paraId="04BB7897" w14:textId="6FC9E390" w:rsidR="007266E7" w:rsidRDefault="007266E7" w:rsidP="007266E7">
      <w:pPr>
        <w:pStyle w:val="a3"/>
      </w:pPr>
      <w:r>
        <w:br/>
      </w:r>
      <w:r>
        <w:br/>
        <w:t xml:space="preserve">Часть 2. Практические задания </w:t>
      </w:r>
      <w:r>
        <w:br/>
      </w:r>
      <w:r>
        <w:br/>
        <w:t>Схема базы данных</w:t>
      </w:r>
    </w:p>
    <w:p w14:paraId="1FD4E26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CREATE TABLE Employees (</w:t>
      </w:r>
    </w:p>
    <w:p w14:paraId="44FF621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INT PRIMARY KEY,</w:t>
      </w:r>
    </w:p>
    <w:p w14:paraId="1462D4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 NOT NULL,</w:t>
      </w:r>
    </w:p>
    <w:p w14:paraId="2E8AFBD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ManagerID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NULL REFERENCES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Employees(</w:t>
      </w:r>
      <w:proofErr w:type="spellStart"/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24EC3D8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14:paraId="16001B8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Salary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10,2)  NOT NULL,</w:t>
      </w:r>
    </w:p>
    <w:p w14:paraId="1D2D2D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HireDate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DATE           NOT NULL</w:t>
      </w:r>
    </w:p>
    <w:p w14:paraId="69472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9AFFF4B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1C75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Departments (</w:t>
      </w:r>
    </w:p>
    <w:p w14:paraId="33A978C6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PRIMARY KEY,</w:t>
      </w:r>
    </w:p>
    <w:p w14:paraId="078B1CCC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NOT NULL,</w:t>
      </w:r>
    </w:p>
    <w:p w14:paraId="7EDC81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City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50)</w:t>
      </w:r>
    </w:p>
    <w:p w14:paraId="6C70FCF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5A5A5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6EFC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Sales (</w:t>
      </w:r>
    </w:p>
    <w:p w14:paraId="16BAAA79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INT PRIMARY KEY,</w:t>
      </w:r>
    </w:p>
    <w:p w14:paraId="122AA885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 REFERENCES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Employees(</w:t>
      </w:r>
      <w:proofErr w:type="spellStart"/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098FB183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DATE NOT NULL,</w:t>
      </w:r>
    </w:p>
    <w:p w14:paraId="6899B51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Amount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10,2) NOT NULL</w:t>
      </w:r>
    </w:p>
    <w:p w14:paraId="6BC55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71FE0BB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Departments VALUES</w:t>
      </w:r>
    </w:p>
    <w:p w14:paraId="3CFD155D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'IT', '</w:t>
      </w:r>
      <w:r>
        <w:t>Москва</w:t>
      </w:r>
      <w:r w:rsidRPr="007266E7">
        <w:rPr>
          <w:lang w:val="en-US"/>
        </w:rPr>
        <w:t>'),</w:t>
      </w:r>
    </w:p>
    <w:p w14:paraId="542969CD" w14:textId="77777777" w:rsidR="007266E7" w:rsidRDefault="007266E7" w:rsidP="007266E7">
      <w:pPr>
        <w:pStyle w:val="HTML"/>
      </w:pPr>
      <w:r>
        <w:t>(2, '</w:t>
      </w:r>
      <w:proofErr w:type="spellStart"/>
      <w:r>
        <w:t>Sales</w:t>
      </w:r>
      <w:proofErr w:type="spellEnd"/>
      <w:r>
        <w:t>', 'Санкт-Петербург'),</w:t>
      </w:r>
    </w:p>
    <w:p w14:paraId="53CCAF38" w14:textId="77777777" w:rsidR="007266E7" w:rsidRDefault="007266E7" w:rsidP="007266E7">
      <w:pPr>
        <w:pStyle w:val="HTML"/>
      </w:pPr>
      <w:r>
        <w:t>(3, 'HR', 'Москва');</w:t>
      </w:r>
    </w:p>
    <w:p w14:paraId="6E6AD7B3" w14:textId="77777777" w:rsidR="007266E7" w:rsidRDefault="007266E7" w:rsidP="007266E7">
      <w:pPr>
        <w:pStyle w:val="HTML"/>
      </w:pPr>
    </w:p>
    <w:p w14:paraId="13E1DE7F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Employees VALUES</w:t>
      </w:r>
    </w:p>
    <w:p w14:paraId="5B217A56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</w:t>
      </w:r>
      <w:r>
        <w:t>Иванов</w:t>
      </w:r>
      <w:proofErr w:type="gramStart"/>
      <w:r w:rsidRPr="007266E7">
        <w:rPr>
          <w:lang w:val="en-US"/>
        </w:rPr>
        <w:t>',  NULL</w:t>
      </w:r>
      <w:proofErr w:type="gramEnd"/>
      <w:r w:rsidRPr="007266E7">
        <w:rPr>
          <w:lang w:val="en-US"/>
        </w:rPr>
        <w:t>, 1, 200000, '2015-03-01'),</w:t>
      </w:r>
    </w:p>
    <w:p w14:paraId="2E5F2B08" w14:textId="77777777" w:rsidR="007266E7" w:rsidRDefault="007266E7" w:rsidP="007266E7">
      <w:pPr>
        <w:pStyle w:val="HTML"/>
      </w:pPr>
      <w:r>
        <w:t>(2, 'Петров</w:t>
      </w:r>
      <w:proofErr w:type="gramStart"/>
      <w:r>
        <w:t>',  1</w:t>
      </w:r>
      <w:proofErr w:type="gramEnd"/>
      <w:r>
        <w:t>,    1, 150000, '2018-06-15'),</w:t>
      </w:r>
    </w:p>
    <w:p w14:paraId="14029A11" w14:textId="77777777" w:rsidR="007266E7" w:rsidRDefault="007266E7" w:rsidP="007266E7">
      <w:pPr>
        <w:pStyle w:val="HTML"/>
      </w:pPr>
      <w:r>
        <w:t xml:space="preserve">(3, 'Сидоров', </w:t>
      </w:r>
      <w:proofErr w:type="gramStart"/>
      <w:r>
        <w:t xml:space="preserve">1,   </w:t>
      </w:r>
      <w:proofErr w:type="gramEnd"/>
      <w:r>
        <w:t xml:space="preserve"> 2, 120000, '2019-09-01'),</w:t>
      </w:r>
    </w:p>
    <w:p w14:paraId="42DD2E94" w14:textId="77777777" w:rsidR="007266E7" w:rsidRDefault="007266E7" w:rsidP="007266E7">
      <w:pPr>
        <w:pStyle w:val="HTML"/>
      </w:pPr>
      <w:r>
        <w:t>(4, 'Кузнецов',</w:t>
      </w:r>
      <w:proofErr w:type="gramStart"/>
      <w:r>
        <w:t xml:space="preserve">2,   </w:t>
      </w:r>
      <w:proofErr w:type="gramEnd"/>
      <w:r>
        <w:t xml:space="preserve"> 1, 100000, '2021-01-10'),</w:t>
      </w:r>
    </w:p>
    <w:p w14:paraId="3A50CAA5" w14:textId="77777777" w:rsidR="007266E7" w:rsidRDefault="007266E7" w:rsidP="007266E7">
      <w:pPr>
        <w:pStyle w:val="HTML"/>
      </w:pPr>
      <w:r>
        <w:t>(5, 'Смирнова',</w:t>
      </w:r>
      <w:proofErr w:type="gramStart"/>
      <w:r>
        <w:t xml:space="preserve">3,   </w:t>
      </w:r>
      <w:proofErr w:type="gramEnd"/>
      <w:r>
        <w:t xml:space="preserve"> 2,  90000, '2022-05-20'),</w:t>
      </w:r>
    </w:p>
    <w:p w14:paraId="487ADE7A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(6, '</w:t>
      </w:r>
      <w:r>
        <w:t>Попов</w:t>
      </w:r>
      <w:proofErr w:type="gramStart"/>
      <w:r w:rsidRPr="007266E7">
        <w:rPr>
          <w:lang w:val="en-US"/>
        </w:rPr>
        <w:t xml:space="preserve">',   </w:t>
      </w:r>
      <w:proofErr w:type="gramEnd"/>
      <w:r w:rsidRPr="007266E7">
        <w:rPr>
          <w:lang w:val="en-US"/>
        </w:rPr>
        <w:t>3,    3,  80000, '2023-02-01');</w:t>
      </w:r>
    </w:p>
    <w:p w14:paraId="2CB5D38D" w14:textId="77777777" w:rsidR="007266E7" w:rsidRPr="007266E7" w:rsidRDefault="007266E7" w:rsidP="007266E7">
      <w:pPr>
        <w:pStyle w:val="HTML"/>
        <w:rPr>
          <w:lang w:val="en-US"/>
        </w:rPr>
      </w:pPr>
    </w:p>
    <w:p w14:paraId="56818AE8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Sales VALUES</w:t>
      </w:r>
    </w:p>
    <w:p w14:paraId="42BAD97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2, '2023-01-15', 5000),</w:t>
      </w:r>
    </w:p>
    <w:p w14:paraId="1534CB3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(2, 2, '2023-02-20', 7000),</w:t>
      </w:r>
    </w:p>
    <w:p w14:paraId="2565174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(3, 2, '2023-03-25', 3000),</w:t>
      </w:r>
    </w:p>
    <w:p w14:paraId="323A18BE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(4, 3, '2023-01-10', 8000),</w:t>
      </w:r>
    </w:p>
    <w:p w14:paraId="79D3FBB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(5, 3, '2023-04-05', 6000),</w:t>
      </w:r>
    </w:p>
    <w:p w14:paraId="546CEC14" w14:textId="77777777" w:rsidR="007266E7" w:rsidRDefault="007266E7" w:rsidP="007266E7">
      <w:pPr>
        <w:pStyle w:val="HTML"/>
      </w:pPr>
      <w:r>
        <w:t>(6, 4, '2023-05-01', 2000),</w:t>
      </w:r>
    </w:p>
    <w:p w14:paraId="71A9AF7A" w14:textId="77777777" w:rsidR="007266E7" w:rsidRDefault="007266E7" w:rsidP="007266E7">
      <w:pPr>
        <w:pStyle w:val="HTML"/>
      </w:pPr>
      <w:r>
        <w:t>(7, 5, '2023-06-01', 9000);</w:t>
      </w:r>
    </w:p>
    <w:p w14:paraId="7E771E85" w14:textId="6B4405DE" w:rsidR="007266E7" w:rsidRDefault="007266E7" w:rsidP="007266E7">
      <w:pPr>
        <w:pStyle w:val="a3"/>
      </w:pPr>
    </w:p>
    <w:p w14:paraId="0E5CBA0D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5A2D7D" w14:textId="3B4AA961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1. Основы T-SQL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 список сотрудников, у которых: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зарплата больше средней по компании,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они приняты на работу после 2020-01-01,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отсортировано по зарплате по убыванию.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отклонение от средней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 xml:space="preserve">Задание 2. Рекурсивный CTE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Постройте иерархию подчинённых, начиная с топ-менеджера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NULL).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(уровень в иерархии), полный путь вида Гендиректор → Иванов → Петров.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вывода: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Иванов NULL 0 Иванов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Петров 1 1 Иванов → Петров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3. Оконные функции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отдела выведите сотрудников и: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ранг сотрудника по зарплате внутри отдела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среднюю зарплату по отделу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накопительную сумму зарплат внутри отдела по возрастанию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RunningTotal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разницу между зарплатой сотрудника и максимальной зарплатой в его отделе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DiffToMax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Отсортируйте по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4. APPLY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сотрудника выведите две последние продажи (если их нет — сотрудник всё равно должен попасть в выборку).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Ограничение: для каждой продажи посчитайте также номер по порядку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RowNum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или 2) через оконную функцию. Используйте OUTER APPLY.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5. Представление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представление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vw_EmployeeStats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для каждого сотрудника возвращает: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сумма продаж;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SalesCount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продаж;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RankInCompany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ранг сотрудника по общей сумме продаж по всей компании (оконная функция).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У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TotalSales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SalesCount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 * FROM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vw_EmployeeStats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RankInCompany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Хранимая процедура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процедуру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usp_GetDepartmentReport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9CED42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INT,</w:t>
      </w:r>
    </w:p>
    <w:p w14:paraId="3A50B9C4" w14:textId="3A5FF464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DECIMAL(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10,2) = 0</w:t>
      </w:r>
    </w:p>
    <w:p w14:paraId="0E2F74B3" w14:textId="4D9CBEB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35BD6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70CB7" w14:textId="00EB052E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общее количество сотрудников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суммарную зарплату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отдел не найден — вывести сообщение об ошибке через RAISERROR или THROW.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7. Скалярная функция </w:t>
      </w:r>
      <w:del w:id="102" w:author="teacher" w:date="2026-09-30T14:54:00Z">
        <w:r w:rsidRPr="007266E7" w:rsidDel="007266E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(4 балла)</w:delText>
        </w:r>
      </w:del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функцию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fn_GetEmployeeLevel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(@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INT), возвращающую INT — уровень сотрудника в иерархии (0 для топ-менеджера). Внутри используйте рекурсивный CTE.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275995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Name, </w:t>
      </w:r>
      <w:proofErr w:type="spellStart"/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dbo.fn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AS Level</w:t>
      </w:r>
    </w:p>
    <w:p w14:paraId="114E059F" w14:textId="23EE5C0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4E09F6" w14:textId="6EE0CE6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BFDF2" w14:textId="0129F85F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2A049E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2AE8C" w14:textId="77777777" w:rsidR="004C001D" w:rsidRDefault="004C001D"/>
    <w:sectPr w:rsidR="004C0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  <w15:person w15:author="teacher">
    <w15:presenceInfo w15:providerId="AD" w15:userId="S-1-5-21-2459061095-2398915004-47243010-1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6"/>
    <w:rsid w:val="002430BA"/>
    <w:rsid w:val="004B4249"/>
    <w:rsid w:val="004C001D"/>
    <w:rsid w:val="005D2BAF"/>
    <w:rsid w:val="007266E7"/>
    <w:rsid w:val="009E27A6"/>
    <w:rsid w:val="00C0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0AC1"/>
  <w15:chartTrackingRefBased/>
  <w15:docId w15:val="{474FF07F-C4A1-4C39-9005-726E7A5D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26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6E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studentcoll</cp:lastModifiedBy>
  <cp:revision>2</cp:revision>
  <dcterms:created xsi:type="dcterms:W3CDTF">2026-09-30T13:01:00Z</dcterms:created>
  <dcterms:modified xsi:type="dcterms:W3CDTF">2026-09-30T13:01:00Z</dcterms:modified>
</cp:coreProperties>
</file>